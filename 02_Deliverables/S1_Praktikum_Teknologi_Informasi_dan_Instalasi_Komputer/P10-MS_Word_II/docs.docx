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3EED" w14:textId="77777777" w:rsidR="00AB442E" w:rsidRDefault="00AB442E" w:rsidP="00054038">
      <w:pPr>
        <w:jc w:val="center"/>
      </w:pPr>
      <w:r>
        <w:t xml:space="preserve">PERKEMBANGAN </w:t>
      </w:r>
      <w:r w:rsidRPr="00930D31">
        <w:rPr>
          <w:u w:val="single"/>
        </w:rPr>
        <w:t>TEKNOLOGI</w:t>
      </w:r>
      <w:r>
        <w:t xml:space="preserve"> KOMUNIKASI</w:t>
      </w:r>
    </w:p>
    <w:p w14:paraId="57FD947E" w14:textId="77777777" w:rsidR="008A6582" w:rsidRDefault="008A6582" w:rsidP="00054038">
      <w:pPr>
        <w:jc w:val="both"/>
      </w:pPr>
      <w:r>
        <w:t>Line spacing 1.0 (</w:t>
      </w:r>
      <w:r w:rsidRPr="008A6582">
        <w:rPr>
          <w:i/>
          <w:iCs/>
        </w:rPr>
        <w:t>single</w:t>
      </w:r>
      <w:r>
        <w:t>):</w:t>
      </w:r>
    </w:p>
    <w:p w14:paraId="4CA3C8D3" w14:textId="2B195FE9" w:rsidR="00AB442E" w:rsidRDefault="00AB442E" w:rsidP="008A6582">
      <w:pPr>
        <w:jc w:val="both"/>
      </w:pPr>
      <w:r>
        <w:t xml:space="preserve">Perkembangan </w:t>
      </w:r>
      <w:r w:rsidRPr="00930D31">
        <w:rPr>
          <w:u w:val="single"/>
        </w:rPr>
        <w:t>teknologi</w:t>
      </w:r>
      <w:r>
        <w:t xml:space="preserve"> komunikasi bergerak dimulai dari penemuan </w:t>
      </w:r>
      <w:r w:rsidRPr="00D84DA8">
        <w:rPr>
          <w:i/>
          <w:iCs/>
        </w:rPr>
        <w:t>radio</w:t>
      </w:r>
      <w:r>
        <w:t>.</w:t>
      </w:r>
      <w:ins w:id="0" w:author="Atalariq" w:date="2025-11-16T23:19:00Z">
        <w:r w:rsidR="00054038">
          <w:t xml:space="preserve"> </w:t>
        </w:r>
      </w:ins>
      <w:r>
        <w:t xml:space="preserve">Dilansir dari buku </w:t>
      </w:r>
      <w:r w:rsidRPr="00D84DA8">
        <w:rPr>
          <w:i/>
          <w:iCs/>
        </w:rPr>
        <w:t>Networking</w:t>
      </w:r>
      <w:r>
        <w:t xml:space="preserve"> with Microsoft TCP/IP (</w:t>
      </w:r>
      <w:r w:rsidRPr="0070411F">
        <w:rPr>
          <w:b/>
          <w:bCs/>
        </w:rPr>
        <w:t>1996</w:t>
      </w:r>
      <w:r>
        <w:t>) karya Drew Heywood,</w:t>
      </w:r>
      <w:ins w:id="1" w:author="Atalariq" w:date="2025-11-16T23:20:00Z">
        <w:r w:rsidR="00054038">
          <w:t xml:space="preserve"> </w:t>
        </w:r>
      </w:ins>
      <w:r>
        <w:t xml:space="preserve">perkembangan internet bermula pada tahun </w:t>
      </w:r>
      <w:r w:rsidRPr="0070411F">
        <w:rPr>
          <w:b/>
          <w:bCs/>
        </w:rPr>
        <w:t>1960</w:t>
      </w:r>
      <w:r>
        <w:t>-an ketika departemen</w:t>
      </w:r>
      <w:ins w:id="2" w:author="Atalariq" w:date="2025-11-16T23:20:00Z">
        <w:r w:rsidR="00054038">
          <w:t xml:space="preserve"> </w:t>
        </w:r>
      </w:ins>
      <w:r>
        <w:t xml:space="preserve">pertahanan Amerika Serikat meluncurkan program </w:t>
      </w:r>
      <w:r w:rsidRPr="0070411F">
        <w:rPr>
          <w:b/>
          <w:bCs/>
        </w:rPr>
        <w:t>Advanced Research Projects</w:t>
      </w:r>
      <w:ins w:id="3" w:author="Atalariq" w:date="2025-11-16T23:20:00Z">
        <w:r w:rsidR="00054038">
          <w:rPr>
            <w:b/>
            <w:bCs/>
          </w:rPr>
          <w:t xml:space="preserve"> </w:t>
        </w:r>
      </w:ins>
      <w:r w:rsidRPr="0070411F">
        <w:rPr>
          <w:b/>
          <w:bCs/>
        </w:rPr>
        <w:t>Agency Network (ARPANET)</w:t>
      </w:r>
      <w:r>
        <w:t>. Perkembangan internet semakin maju pada sekitar</w:t>
      </w:r>
      <w:ins w:id="4" w:author="Atalariq" w:date="2025-11-16T23:20:00Z">
        <w:r w:rsidR="00054038">
          <w:t xml:space="preserve"> </w:t>
        </w:r>
      </w:ins>
      <w:r>
        <w:t xml:space="preserve">tahun </w:t>
      </w:r>
      <w:r w:rsidRPr="0070411F">
        <w:rPr>
          <w:b/>
          <w:bCs/>
        </w:rPr>
        <w:t>1990</w:t>
      </w:r>
      <w:r>
        <w:t xml:space="preserve">-an. </w:t>
      </w:r>
      <w:r w:rsidRPr="0070411F">
        <w:rPr>
          <w:b/>
          <w:bCs/>
        </w:rPr>
        <w:t xml:space="preserve">Institut </w:t>
      </w:r>
      <w:r w:rsidRPr="0070411F">
        <w:rPr>
          <w:b/>
          <w:bCs/>
          <w:u w:val="single"/>
        </w:rPr>
        <w:t>Teknologi</w:t>
      </w:r>
      <w:r w:rsidRPr="0070411F">
        <w:rPr>
          <w:b/>
          <w:bCs/>
        </w:rPr>
        <w:t xml:space="preserve"> Massachusetts (MIT)</w:t>
      </w:r>
      <w:r>
        <w:t xml:space="preserve"> berhasil menemukan</w:t>
      </w:r>
      <w:ins w:id="5" w:author="Atalariq" w:date="2025-11-16T23:20:00Z">
        <w:r w:rsidR="00054038">
          <w:t xml:space="preserve"> </w:t>
        </w:r>
      </w:ins>
      <w:r>
        <w:t>program World Wide Web Consortium dan Tim Berners Lee menemukan program</w:t>
      </w:r>
      <w:ins w:id="6" w:author="Atalariq" w:date="2025-11-16T23:20:00Z">
        <w:r w:rsidR="00054038">
          <w:rPr>
            <w:i/>
            <w:iCs/>
          </w:rPr>
          <w:t xml:space="preserve"> </w:t>
        </w:r>
      </w:ins>
      <w:r w:rsidRPr="00D84DA8">
        <w:rPr>
          <w:i/>
          <w:iCs/>
        </w:rPr>
        <w:t>browser</w:t>
      </w:r>
      <w:r>
        <w:t xml:space="preserve"> yang berbasis jaringan</w:t>
      </w:r>
      <w:r w:rsidR="008A6582">
        <w:t>.</w:t>
      </w:r>
    </w:p>
    <w:p w14:paraId="425C14BA" w14:textId="77777777" w:rsidR="008A6582" w:rsidRDefault="008A6582" w:rsidP="00054038">
      <w:pPr>
        <w:jc w:val="both"/>
      </w:pPr>
    </w:p>
    <w:p w14:paraId="649234B9" w14:textId="77777777" w:rsidR="008A6582" w:rsidRDefault="008A6582" w:rsidP="00054038">
      <w:pPr>
        <w:jc w:val="both"/>
      </w:pPr>
      <w:r>
        <w:t>Line spacing 1.5:</w:t>
      </w:r>
    </w:p>
    <w:p w14:paraId="06FA24F9" w14:textId="664451E4" w:rsidR="008A6582" w:rsidRDefault="008A6582" w:rsidP="008A6582">
      <w:pPr>
        <w:spacing w:line="360" w:lineRule="auto"/>
        <w:jc w:val="both"/>
      </w:pPr>
      <w:r>
        <w:t xml:space="preserve">Perkembangan </w:t>
      </w:r>
      <w:r w:rsidRPr="00930D31">
        <w:rPr>
          <w:u w:val="single"/>
        </w:rPr>
        <w:t>teknologi</w:t>
      </w:r>
      <w:r>
        <w:t xml:space="preserve"> komunikasi bergerak dimulai dari penemuan </w:t>
      </w:r>
      <w:r w:rsidRPr="00D84DA8">
        <w:rPr>
          <w:i/>
          <w:iCs/>
        </w:rPr>
        <w:t>radio</w:t>
      </w:r>
      <w:r>
        <w:t>.</w:t>
      </w:r>
      <w:ins w:id="7" w:author="Atalariq" w:date="2025-11-16T23:19:00Z">
        <w:r>
          <w:t xml:space="preserve"> </w:t>
        </w:r>
      </w:ins>
      <w:r>
        <w:t xml:space="preserve">Dilansir dari buku </w:t>
      </w:r>
      <w:r w:rsidRPr="00D84DA8">
        <w:rPr>
          <w:i/>
          <w:iCs/>
        </w:rPr>
        <w:t>Networking</w:t>
      </w:r>
      <w:r>
        <w:t xml:space="preserve"> with Microsoft TCP/IP (</w:t>
      </w:r>
      <w:r w:rsidRPr="0070411F">
        <w:rPr>
          <w:b/>
          <w:bCs/>
        </w:rPr>
        <w:t>1996</w:t>
      </w:r>
      <w:r>
        <w:t>) karya Drew Heywood,</w:t>
      </w:r>
      <w:ins w:id="8" w:author="Atalariq" w:date="2025-11-16T23:20:00Z">
        <w:r>
          <w:t xml:space="preserve"> </w:t>
        </w:r>
      </w:ins>
      <w:r>
        <w:t xml:space="preserve">perkembangan internet bermula pada tahun </w:t>
      </w:r>
      <w:r w:rsidRPr="0070411F">
        <w:rPr>
          <w:b/>
          <w:bCs/>
        </w:rPr>
        <w:t>1960</w:t>
      </w:r>
      <w:r>
        <w:t>-an ketika departemen</w:t>
      </w:r>
      <w:ins w:id="9" w:author="Atalariq" w:date="2025-11-16T23:20:00Z">
        <w:r>
          <w:t xml:space="preserve"> </w:t>
        </w:r>
      </w:ins>
      <w:r>
        <w:t xml:space="preserve">pertahanan Amerika Serikat meluncurkan program </w:t>
      </w:r>
      <w:r w:rsidRPr="0070411F">
        <w:rPr>
          <w:b/>
          <w:bCs/>
        </w:rPr>
        <w:t>Advanced Research Projects</w:t>
      </w:r>
      <w:ins w:id="10" w:author="Atalariq" w:date="2025-11-16T23:20:00Z">
        <w:r>
          <w:rPr>
            <w:b/>
            <w:bCs/>
          </w:rPr>
          <w:t xml:space="preserve"> </w:t>
        </w:r>
      </w:ins>
      <w:r w:rsidRPr="0070411F">
        <w:rPr>
          <w:b/>
          <w:bCs/>
        </w:rPr>
        <w:t>Agency Network (ARPANET)</w:t>
      </w:r>
      <w:r>
        <w:t>. Perkembangan internet semakin maju pada sekitar</w:t>
      </w:r>
      <w:ins w:id="11" w:author="Atalariq" w:date="2025-11-16T23:20:00Z">
        <w:r>
          <w:t xml:space="preserve"> </w:t>
        </w:r>
      </w:ins>
      <w:r>
        <w:t xml:space="preserve">tahun </w:t>
      </w:r>
      <w:r w:rsidRPr="0070411F">
        <w:rPr>
          <w:b/>
          <w:bCs/>
        </w:rPr>
        <w:t>1990</w:t>
      </w:r>
      <w:r>
        <w:t xml:space="preserve">-an. </w:t>
      </w:r>
      <w:r w:rsidRPr="0070411F">
        <w:rPr>
          <w:b/>
          <w:bCs/>
        </w:rPr>
        <w:t xml:space="preserve">Institut </w:t>
      </w:r>
      <w:r w:rsidRPr="0070411F">
        <w:rPr>
          <w:b/>
          <w:bCs/>
          <w:u w:val="single"/>
        </w:rPr>
        <w:t>Teknologi</w:t>
      </w:r>
      <w:r w:rsidRPr="0070411F">
        <w:rPr>
          <w:b/>
          <w:bCs/>
        </w:rPr>
        <w:t xml:space="preserve"> Massachusetts (MIT)</w:t>
      </w:r>
      <w:r>
        <w:t xml:space="preserve"> berhasil menemukan</w:t>
      </w:r>
      <w:ins w:id="12" w:author="Atalariq" w:date="2025-11-16T23:20:00Z">
        <w:r>
          <w:t xml:space="preserve"> </w:t>
        </w:r>
      </w:ins>
      <w:r>
        <w:t>program World Wide Web Consortium dan Tim Berners Lee menemukan program</w:t>
      </w:r>
      <w:ins w:id="13" w:author="Atalariq" w:date="2025-11-16T23:20:00Z">
        <w:r>
          <w:rPr>
            <w:i/>
            <w:iCs/>
          </w:rPr>
          <w:t xml:space="preserve"> </w:t>
        </w:r>
      </w:ins>
      <w:r w:rsidRPr="00D84DA8">
        <w:rPr>
          <w:i/>
          <w:iCs/>
        </w:rPr>
        <w:t>browser</w:t>
      </w:r>
      <w:r>
        <w:t xml:space="preserve"> yang berbasis jaringan</w:t>
      </w:r>
    </w:p>
    <w:p w14:paraId="16F588EA" w14:textId="77777777" w:rsidR="008A6582" w:rsidRDefault="008A6582" w:rsidP="00054038">
      <w:pPr>
        <w:jc w:val="both"/>
      </w:pPr>
    </w:p>
    <w:p w14:paraId="3E8532AA" w14:textId="77777777" w:rsidR="00D84DA8" w:rsidRDefault="00D84DA8" w:rsidP="00AB442E"/>
    <w:p w14:paraId="45691E3A" w14:textId="06B6BA58" w:rsidR="002A484D" w:rsidRDefault="002A484D">
      <w:r>
        <w:br w:type="page"/>
      </w:r>
    </w:p>
    <w:p w14:paraId="6CB972A1" w14:textId="77777777" w:rsidR="00D16D9A" w:rsidRDefault="002A484D" w:rsidP="00AB442E">
      <w:r>
        <w:lastRenderedPageBreak/>
        <w:t>Bullet list:</w:t>
      </w:r>
    </w:p>
    <w:p w14:paraId="216F8958" w14:textId="77777777" w:rsidR="002A484D" w:rsidRDefault="002A484D" w:rsidP="002A484D">
      <w:pPr>
        <w:pStyle w:val="ListParagraph"/>
        <w:numPr>
          <w:ilvl w:val="0"/>
          <w:numId w:val="1"/>
        </w:numPr>
      </w:pPr>
      <w:r>
        <w:t>foo</w:t>
      </w:r>
    </w:p>
    <w:p w14:paraId="4EF4BC60" w14:textId="77777777" w:rsidR="002A484D" w:rsidRDefault="002A484D" w:rsidP="002A484D">
      <w:pPr>
        <w:pStyle w:val="ListParagraph"/>
        <w:numPr>
          <w:ilvl w:val="0"/>
          <w:numId w:val="1"/>
        </w:numPr>
      </w:pPr>
      <w:r>
        <w:t>bar</w:t>
      </w:r>
    </w:p>
    <w:p w14:paraId="1DEB8CB0" w14:textId="77777777" w:rsidR="002A484D" w:rsidRDefault="002A484D" w:rsidP="002A484D">
      <w:pPr>
        <w:pStyle w:val="ListParagraph"/>
        <w:numPr>
          <w:ilvl w:val="0"/>
          <w:numId w:val="1"/>
        </w:numPr>
      </w:pPr>
      <w:r>
        <w:t>fizz</w:t>
      </w:r>
    </w:p>
    <w:p w14:paraId="7080FF4C" w14:textId="77777777" w:rsidR="000D4960" w:rsidRDefault="002A484D" w:rsidP="002A484D">
      <w:pPr>
        <w:pStyle w:val="ListParagraph"/>
        <w:numPr>
          <w:ilvl w:val="1"/>
          <w:numId w:val="1"/>
        </w:numPr>
      </w:pPr>
      <w:r>
        <w:t>buzz</w:t>
      </w:r>
    </w:p>
    <w:p w14:paraId="1FCEEBC4" w14:textId="77777777" w:rsidR="000D4960" w:rsidRDefault="000D4960" w:rsidP="000D4960"/>
    <w:p w14:paraId="60377A12" w14:textId="77777777" w:rsidR="000D4960" w:rsidRDefault="000D4960" w:rsidP="000D4960"/>
    <w:p w14:paraId="4B52E366" w14:textId="77777777" w:rsidR="000D4960" w:rsidRDefault="000D4960" w:rsidP="000D4960">
      <w:r>
        <w:t>Number List:</w:t>
      </w:r>
    </w:p>
    <w:p w14:paraId="45EA983F" w14:textId="77777777" w:rsidR="000D4960" w:rsidRDefault="000D4960" w:rsidP="000D4960">
      <w:pPr>
        <w:pStyle w:val="ListParagraph"/>
        <w:numPr>
          <w:ilvl w:val="0"/>
          <w:numId w:val="2"/>
        </w:numPr>
      </w:pPr>
      <w:r>
        <w:t>PPK</w:t>
      </w:r>
    </w:p>
    <w:p w14:paraId="53DF7AB5" w14:textId="77777777" w:rsidR="000D4960" w:rsidRDefault="000D4960" w:rsidP="000D4960">
      <w:pPr>
        <w:pStyle w:val="ListParagraph"/>
        <w:numPr>
          <w:ilvl w:val="0"/>
          <w:numId w:val="2"/>
        </w:numPr>
      </w:pPr>
      <w:r>
        <w:t>Alpro</w:t>
      </w:r>
    </w:p>
    <w:p w14:paraId="3F735915" w14:textId="77777777" w:rsidR="000D4960" w:rsidRDefault="000D4960" w:rsidP="000D4960">
      <w:pPr>
        <w:pStyle w:val="ListParagraph"/>
        <w:numPr>
          <w:ilvl w:val="0"/>
          <w:numId w:val="2"/>
        </w:numPr>
      </w:pPr>
      <w:r>
        <w:t>K3</w:t>
      </w:r>
    </w:p>
    <w:p w14:paraId="472D409D" w14:textId="77777777" w:rsidR="000D4960" w:rsidRDefault="000D4960" w:rsidP="000D4960">
      <w:pPr>
        <w:pStyle w:val="ListParagraph"/>
        <w:numPr>
          <w:ilvl w:val="0"/>
          <w:numId w:val="2"/>
        </w:numPr>
      </w:pPr>
      <w:r>
        <w:t>Matdis</w:t>
      </w:r>
    </w:p>
    <w:p w14:paraId="2E14938A" w14:textId="77777777" w:rsidR="000D4960" w:rsidRDefault="000D4960" w:rsidP="000D4960">
      <w:pPr>
        <w:pStyle w:val="ListParagraph"/>
        <w:numPr>
          <w:ilvl w:val="0"/>
          <w:numId w:val="2"/>
        </w:numPr>
      </w:pPr>
      <w:r>
        <w:t>PTIIK</w:t>
      </w:r>
    </w:p>
    <w:p w14:paraId="666CDA11" w14:textId="77777777" w:rsidR="000D4960" w:rsidRDefault="000D4960" w:rsidP="000D4960">
      <w:pPr>
        <w:pStyle w:val="ListParagraph"/>
        <w:numPr>
          <w:ilvl w:val="1"/>
          <w:numId w:val="2"/>
        </w:numPr>
      </w:pPr>
      <w:r>
        <w:t>MS Word</w:t>
      </w:r>
    </w:p>
    <w:p w14:paraId="78F69C35" w14:textId="77777777" w:rsidR="000D4960" w:rsidRDefault="000D4960" w:rsidP="000D4960">
      <w:pPr>
        <w:pStyle w:val="ListParagraph"/>
        <w:numPr>
          <w:ilvl w:val="1"/>
          <w:numId w:val="2"/>
        </w:numPr>
      </w:pPr>
      <w:r>
        <w:t>MS Excel</w:t>
      </w:r>
    </w:p>
    <w:p w14:paraId="27D39BE2" w14:textId="77777777" w:rsidR="0036739B" w:rsidRDefault="000D4960" w:rsidP="000D4960">
      <w:pPr>
        <w:pStyle w:val="ListParagraph"/>
        <w:numPr>
          <w:ilvl w:val="1"/>
          <w:numId w:val="2"/>
        </w:numPr>
      </w:pPr>
      <w:r>
        <w:t>MS Powerpoint</w:t>
      </w:r>
    </w:p>
    <w:p w14:paraId="7C10060A" w14:textId="77777777" w:rsidR="000D4960" w:rsidRDefault="0036739B" w:rsidP="0036739B">
      <w:r>
        <w:br w:type="page"/>
      </w:r>
    </w:p>
    <w:sectPr w:rsidR="000D4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2D7EE" w14:textId="77777777" w:rsidR="00E40101" w:rsidRDefault="00E40101" w:rsidP="00E448A6">
      <w:r>
        <w:separator/>
      </w:r>
    </w:p>
  </w:endnote>
  <w:endnote w:type="continuationSeparator" w:id="0">
    <w:p w14:paraId="6FCADB39" w14:textId="77777777" w:rsidR="00E40101" w:rsidRDefault="00E40101" w:rsidP="00E4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C7B76" w14:textId="77777777" w:rsidR="00E40101" w:rsidRDefault="00E40101" w:rsidP="00E448A6">
      <w:r>
        <w:separator/>
      </w:r>
    </w:p>
  </w:footnote>
  <w:footnote w:type="continuationSeparator" w:id="0">
    <w:p w14:paraId="17A22268" w14:textId="77777777" w:rsidR="00E40101" w:rsidRDefault="00E40101" w:rsidP="00E4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25EA"/>
    <w:multiLevelType w:val="hybridMultilevel"/>
    <w:tmpl w:val="9C0AC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12092"/>
    <w:multiLevelType w:val="hybridMultilevel"/>
    <w:tmpl w:val="6C6E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61822">
    <w:abstractNumId w:val="0"/>
  </w:num>
  <w:num w:numId="2" w16cid:durableId="83801023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talariq">
    <w15:presenceInfo w15:providerId="None" w15:userId="Atalariq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2E"/>
    <w:rsid w:val="00054038"/>
    <w:rsid w:val="000D4960"/>
    <w:rsid w:val="002A484D"/>
    <w:rsid w:val="0036739B"/>
    <w:rsid w:val="00591D8A"/>
    <w:rsid w:val="0070411F"/>
    <w:rsid w:val="008A6582"/>
    <w:rsid w:val="00930D31"/>
    <w:rsid w:val="00A05C64"/>
    <w:rsid w:val="00AB442E"/>
    <w:rsid w:val="00D16D9A"/>
    <w:rsid w:val="00D84DA8"/>
    <w:rsid w:val="00E40101"/>
    <w:rsid w:val="00E4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C33871"/>
  <w15:chartTrackingRefBased/>
  <w15:docId w15:val="{334E3307-FFFB-3A4E-BBD3-83611E23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054038"/>
  </w:style>
  <w:style w:type="paragraph" w:styleId="ListParagraph">
    <w:name w:val="List Paragraph"/>
    <w:basedOn w:val="Normal"/>
    <w:uiPriority w:val="34"/>
    <w:qFormat/>
    <w:rsid w:val="002A4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157</Words>
  <Characters>1117</Characters>
  <Application>Microsoft Office Word</Application>
  <DocSecurity>0</DocSecurity>
  <Lines>20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Atalariq</dc:creator>
  <cp:keywords/>
  <dc:description/>
  <cp:lastModifiedBy>Atalariq</cp:lastModifiedBy>
  <cp:revision>12</cp:revision>
  <dcterms:created xsi:type="dcterms:W3CDTF">2025-11-16T16:15:00Z</dcterms:created>
  <dcterms:modified xsi:type="dcterms:W3CDTF">2025-11-16T16:46:00Z</dcterms:modified>
  <cp:category/>
</cp:coreProperties>
</file>